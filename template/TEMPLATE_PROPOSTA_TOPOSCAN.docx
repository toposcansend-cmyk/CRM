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Proposta Comercial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>
        <w:t>{{CLIENTE}}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160" w:vertAnchor="text" w:horzAnchor="text" w:tblpX="0" w:tblpY="120"/>
        <w:tblW w:w="8504.0" w:type="dxa"/>
        <w:jc w:val="left"/>
        <w:tblBorders>
          <w:bottom w:color="d9d9d9" w:space="0" w:sz="4" w:val="single"/>
        </w:tblBorders>
        <w:tblLayout w:type="fixed"/>
        <w:tblLook w:val="04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color w:val="333333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  <w:t>A/C: {{CONTATO}}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highlight w:val="white"/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3032c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-67942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b="0" l="0" r="0" t="0"/>
                  <wp:wrapNone/>
                  <wp:docPr descr="Foto em preto e branco&#10;&#10;O conteúdo gerado por IA pode estar incorreto." id="1872476073" name="image6.jpg"/>
                  <a:graphic>
                    <a:graphicData uri="http://schemas.openxmlformats.org/drawingml/2006/picture">
                      <pic:pic>
                        <pic:nvPicPr>
                          <pic:cNvPr descr="Foto em preto e branco&#10;&#10;O conteúdo gerado por IA pode estar incorreto." id="0" name="image6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324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Proposta {{NUMERO}}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tcBorders>
              <w:top w:color="23032c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5240.0" w:type="dxa"/>
              <w:jc w:val="left"/>
              <w:tblInd w:w="27.0" w:type="dxa"/>
              <w:tblLayout w:type="fixed"/>
              <w:tblLook w:val="0400"/>
            </w:tblPr>
            <w:tblGrid>
              <w:gridCol w:w="7620"/>
              <w:gridCol w:w="7620"/>
              <w:tblGridChange w:id="0">
                <w:tblGrid>
                  <w:gridCol w:w="7620"/>
                  <w:gridCol w:w="7620"/>
                </w:tblGrid>
              </w:tblGridChange>
            </w:tblGrid>
            <w:tr>
              <w:trPr>
                <w:cantSplit w:val="0"/>
                <w:trHeight w:val="15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Apresentação de Proposta de Serviços de Captura de Realidade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7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{{DATA}}</w:t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Apresentação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Toposcan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 a utilização de tecnologia de ponta e uma equipe altamente qualificada, a TopoScan utiliza a metodologia de captura de realidade combinada com a topografia de precisão, tendo resultados fidedignos com a condição real e sendo a base perfeita para projetos.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 objetivo desta proposta é apresentar os serviços da Toposcan, destacando nossos métodos, tecnologias e vantagens competitivas, além de oferecer condições comerciais atrativas para a contratação de nossos serviços.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Serviços Oferecidos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1. Levantamento Topográfico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Levantamento Planialtimétrico Cadastral</w:t>
      </w:r>
      <w:r w:rsidDel="00000000" w:rsidR="00000000" w:rsidRPr="00000000">
        <w:rPr>
          <w:rtl w:val="0"/>
        </w:rPr>
        <w:t xml:space="preserve">: Mapeamento detalhado do terreno para projetos de infraestrutura.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Georreferenciamento de Imóveis Rurais</w:t>
      </w:r>
      <w:r w:rsidDel="00000000" w:rsidR="00000000" w:rsidRPr="00000000">
        <w:rPr>
          <w:rtl w:val="0"/>
        </w:rPr>
        <w:t xml:space="preserve">: Adequação às normas do INCRA, garantindo precisão e conformidade legal.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2. Escaneamento 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Escaneamento de Infraestruturas</w:t>
      </w:r>
      <w:r w:rsidDel="00000000" w:rsidR="00000000" w:rsidRPr="00000000">
        <w:rPr>
          <w:rtl w:val="0"/>
        </w:rPr>
        <w:t xml:space="preserve">: Captura de dados tridimensionais de edificações, plantas industriais e monumentos.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Modelagem BIM</w:t>
      </w:r>
      <w:r w:rsidDel="00000000" w:rsidR="00000000" w:rsidRPr="00000000">
        <w:rPr>
          <w:rtl w:val="0"/>
        </w:rPr>
        <w:t xml:space="preserve">: Criação de modelos digitais que otimizam a gestão de obras e manutenção de edificações.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3. Monitoramento e Acompanhamento de Obras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Monitoramento de Deformações</w:t>
      </w:r>
      <w:r w:rsidDel="00000000" w:rsidR="00000000" w:rsidRPr="00000000">
        <w:rPr>
          <w:rtl w:val="0"/>
        </w:rPr>
        <w:t xml:space="preserve">: Avaliação contínua de estruturas para garantir segurança e durabilidade.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Locação de Obra e Acompanhamento</w:t>
      </w:r>
      <w:r w:rsidDel="00000000" w:rsidR="00000000" w:rsidRPr="00000000">
        <w:rPr>
          <w:rtl w:val="0"/>
        </w:rPr>
        <w:t xml:space="preserve">: Inspeções aéreas para análises rápidas e precisas do progresso das construções.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Diferenciais Competitivos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Tecnologia Avançada</w:t>
      </w:r>
      <w:r w:rsidDel="00000000" w:rsidR="00000000" w:rsidRPr="00000000">
        <w:rPr>
          <w:rtl w:val="0"/>
        </w:rPr>
        <w:t xml:space="preserve">: Utilização de equipamentos modernos e softwares especializados para garantir dados precisos e confiáveis, utilizando tecnologia Leica (Marca Suíça).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Equipe Especializada</w:t>
      </w:r>
      <w:r w:rsidDel="00000000" w:rsidR="00000000" w:rsidRPr="00000000">
        <w:rPr>
          <w:rtl w:val="0"/>
        </w:rPr>
        <w:t xml:space="preserve">: Profissionais capacitados e experientes em diversas áreas da topografia e escaneamento, com mais de 10 anos de experiência na área.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Soluções Personalizadas</w:t>
      </w:r>
      <w:r w:rsidDel="00000000" w:rsidR="00000000" w:rsidRPr="00000000">
        <w:rPr>
          <w:rtl w:val="0"/>
        </w:rPr>
        <w:t xml:space="preserve">: Adaptação dos serviços às necessidades específicas de cada cliente.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Abaixo alguns exemplos de produtos: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2362200" cy="1238250"/>
            <wp:effectExtent b="0" l="0" r="0" t="0"/>
            <wp:docPr descr="Tela de jogo de vídeo game&#10;&#10;O conteúdo gerado por IA pode estar incorreto." id="1872476079" name="image10.jpg"/>
            <a:graphic>
              <a:graphicData uri="http://schemas.openxmlformats.org/drawingml/2006/picture">
                <pic:pic>
                  <pic:nvPicPr>
                    <pic:cNvPr descr="Tela de jogo de vídeo game&#10;&#10;O conteúdo gerado por IA pode estar incorreto."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333625" cy="1228725"/>
            <wp:effectExtent b="0" l="0" r="0" t="0"/>
            <wp:docPr descr="Uma imagem contendo grama, edifício, casa, velho&#10;&#10;O conteúdo gerado por IA pode estar incorreto." id="1872476078" name="image2.jpg"/>
            <a:graphic>
              <a:graphicData uri="http://schemas.openxmlformats.org/drawingml/2006/picture">
                <pic:pic>
                  <pic:nvPicPr>
                    <pic:cNvPr descr="Uma imagem contendo grama, edifício, casa, velho&#10;&#10;O conteúdo gerado por IA pode estar incorreto.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1- Nuvens de Pontos Unificadas de Scanner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2286000" cy="1238250"/>
            <wp:effectExtent b="0" l="0" r="0" t="0"/>
            <wp:docPr descr="Diagrama, Desenho técnico&#10;&#10;O conteúdo gerado por IA pode estar incorreto." id="1872476081" name="image4.jpg"/>
            <a:graphic>
              <a:graphicData uri="http://schemas.openxmlformats.org/drawingml/2006/picture">
                <pic:pic>
                  <pic:nvPicPr>
                    <pic:cNvPr descr="Diagrama, Desenho técnico&#10;&#10;O conteúdo gerado por IA pode estar incorreto."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600325" cy="1238250"/>
            <wp:effectExtent b="0" l="0" r="0" t="0"/>
            <wp:docPr descr="Diagrama&#10;&#10;O conteúdo gerado por IA pode estar incorreto." id="1872476080" name="image1.jpg"/>
            <a:graphic>
              <a:graphicData uri="http://schemas.openxmlformats.org/drawingml/2006/picture">
                <pic:pic>
                  <pic:nvPicPr>
                    <pic:cNvPr descr="Diagrama&#10;&#10;O conteúdo gerado por IA pode estar incorreto."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2 – Projeto BIM a Partir de Nuvem de Pontos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3048000" cy="1552575"/>
            <wp:effectExtent b="0" l="0" r="0" t="0"/>
            <wp:docPr descr="Uma imagem contendo eletrônico, circuito&#10;&#10;O conteúdo gerado por IA pode estar incorreto." id="1872476082" name="image7.jpg"/>
            <a:graphic>
              <a:graphicData uri="http://schemas.openxmlformats.org/drawingml/2006/picture">
                <pic:pic>
                  <pic:nvPicPr>
                    <pic:cNvPr descr="Uma imagem contendo eletrônico, circuito&#10;&#10;O conteúdo gerado por IA pode estar incorreto."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3- Cadastro Planialtimétrico</w:t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Proposta Comercial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>{{OBJETIVO}}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>{{AREA}}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84"/>
        <w:tblGridChange w:id="0">
          <w:tblGrid>
            <w:gridCol w:w="8784"/>
          </w:tblGrid>
        </w:tblGridChange>
      </w:tblGrid>
      <w:tr>
        <w:trPr>
          <w:cantSplit w:val="0"/>
          <w:trHeight w:val="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160" w:line="278.0000000000000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330200" cy="330200"/>
                      <wp:effectExtent b="0" l="0" r="0" t="0"/>
                      <wp:docPr id="187247607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95188" y="3629188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30200" cy="330200"/>
                      <wp:effectExtent b="0" l="0" r="0" t="0"/>
                      <wp:docPr id="1872476070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0200" cy="330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Serviços</w:t>
            </w:r>
          </w:p>
        </w:tc>
      </w:tr>
      <w:tr>
        <w:trPr>
          <w:cantSplit w:val="0"/>
          <w:trHeight w:val="7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>{{SERVICOS}}</w:t>
            </w:r>
          </w:p>
          <w:p w:rsidR="00000000" w:rsidDel="00000000" w:rsidP="00000000" w:rsidRDefault="00000000" w:rsidRPr="00000000" w14:paraId="0000004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6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Valor Total: {{VALOR}}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Ressalta-se que, em caso de alteração na metragem informada, o valor final da proposta poderá ser ajustado proporcionalmente.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Condições de Pagamento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>Pagamento: {{PAGAMENTO}}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Execução</w:t>
      </w:r>
      <w:r w:rsidDel="00000000" w:rsidR="00000000" w:rsidRPr="00000000">
        <w:rPr>
          <w:rtl w:val="0"/>
        </w:rPr>
        <w:t xml:space="preserve">: Imediato. 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>Prazo de entrega: {{PRAZO}}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>{{OBS}}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dt>
      <w:sdtPr>
        <w:id w:val="-813359515"/>
        <w:tag w:val="goog_rdk_1"/>
      </w:sdtPr>
      <w:sdtContent>
        <w:p w:rsidR="00000000" w:rsidDel="00000000" w:rsidP="00000000" w:rsidRDefault="00000000" w:rsidRPr="00000000" w14:paraId="0000005B">
          <w:pPr>
            <w:rPr>
              <w:ins w:author="TopoScan" w:id="0" w:date="2026-02-26T16:50:56Z"/>
            </w:rPr>
          </w:pPr>
          <w:r w:rsidDel="00000000" w:rsidR="00000000" w:rsidRPr="00000000">
            <w:rPr>
              <w:rtl w:val="0"/>
            </w:rPr>
            <w:t xml:space="preserve">Caso haja algum problema de operação em virtude a acessos e não permissão de levantamento, serão tratados diretamente com o contratante para a resolução. </w:t>
          </w:r>
          <w:sdt>
            <w:sdtPr>
              <w:id w:val="1672857338"/>
              <w:tag w:val="goog_rdk_0"/>
            </w:sdtPr>
            <w:sdtContent>
              <w:ins w:author="TopoScan" w:id="0" w:date="2026-02-26T16:50:56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Conclusão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 Toposcan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Para mais informações ou esclarecimentos adicionais, estamos a disposição!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Agradecemos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center"/>
        <w:rPr>
          <w:rFonts w:ascii="Quattrocento Sans" w:cs="Quattrocento Sans" w:eastAsia="Quattrocento Sans" w:hAnsi="Quattrocento Sans"/>
          <w:sz w:val="20"/>
          <w:szCs w:val="20"/>
        </w:rPr>
      </w:pPr>
      <w:r>
        <w:t>{{CLIENTE}}</w:t>
      </w:r>
    </w:p>
    <w:p w:rsidR="00000000" w:rsidDel="00000000" w:rsidP="00000000" w:rsidRDefault="00000000" w:rsidRPr="00000000" w14:paraId="00000067">
      <w:pPr>
        <w:spacing w:line="276" w:lineRule="auto"/>
        <w:jc w:val="center"/>
        <w:rPr>
          <w:rFonts w:ascii="Aptos" w:cs="Aptos" w:eastAsia="Aptos" w:hAnsi="Aptos"/>
        </w:rPr>
      </w:pPr>
      <w:r>
        <w:t xml:space="preserve"> </w:t>
      </w:r>
    </w:p>
    <w:p w:rsidR="00000000" w:rsidDel="00000000" w:rsidP="00000000" w:rsidRDefault="00000000" w:rsidRPr="00000000" w14:paraId="00000068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1970"/>
        </w:tabs>
        <w:spacing w:line="276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3276600</wp:posOffset>
            </wp:positionH>
            <wp:positionV relativeFrom="paragraph">
              <wp:posOffset>24053</wp:posOffset>
            </wp:positionV>
            <wp:extent cx="728345" cy="2171700"/>
            <wp:effectExtent b="0" l="0" r="0" t="0"/>
            <wp:wrapNone/>
            <wp:docPr descr="Desenho preto e branco&#10;&#10;Descrição gerada automaticamente com confiança média" id="1872476074" name="image5.png"/>
            <a:graphic>
              <a:graphicData uri="http://schemas.openxmlformats.org/drawingml/2006/picture">
                <pic:pic>
                  <pic:nvPicPr>
                    <pic:cNvPr descr="Desenho preto e branco&#10;&#10;Descrição gerada automaticamente com confiança média" id="0" name="image5.png"/>
                    <pic:cNvPicPr preferRelativeResize="0"/>
                  </pic:nvPicPr>
                  <pic:blipFill>
                    <a:blip r:embed="rId15"/>
                    <a:srcRect b="0" l="0" r="68414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8345" cy="217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b="0" l="0" r="0" t="0"/>
            <wp:wrapNone/>
            <wp:docPr descr="Logotipo&#10;&#10;O conteúdo gerado por IA pode estar incorreto." id="1872476075" name="image3.jpg"/>
            <a:graphic>
              <a:graphicData uri="http://schemas.openxmlformats.org/drawingml/2006/picture">
                <pic:pic>
                  <pic:nvPicPr>
                    <pic:cNvPr descr="Logotipo&#10;&#10;O conteúdo gerado por IA pode estar incorreto."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945" cy="243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spacing w:line="276" w:lineRule="auto"/>
        <w:jc w:val="both"/>
        <w:rPr>
          <w:rFonts w:ascii="Quattrocento Sans" w:cs="Quattrocento Sans" w:eastAsia="Quattrocento Sans" w:hAnsi="Quattrocento Sans"/>
          <w:sz w:val="20"/>
          <w:szCs w:val="20"/>
        </w:rPr>
      </w:pPr>
      <w:r>
        <w:t>{{CLIENTE}}</w:t>
      </w:r>
    </w:p>
    <w:tbl>
      <w:tblPr>
        <w:tblStyle w:val="Table4"/>
        <w:tblW w:w="8494.0" w:type="dxa"/>
        <w:jc w:val="left"/>
        <w:tblLayout w:type="fixed"/>
        <w:tblLook w:val="04A0"/>
      </w:tblPr>
      <w:tblGrid>
        <w:gridCol w:w="3681"/>
        <w:gridCol w:w="850"/>
        <w:gridCol w:w="3963"/>
        <w:tblGridChange w:id="0">
          <w:tblGrid>
            <w:gridCol w:w="3681"/>
            <w:gridCol w:w="850"/>
            <w:gridCol w:w="39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Quattrocento Sans" w:cs="Quattrocento Sans" w:eastAsia="Quattrocento Sans" w:hAnsi="Quattrocento Sans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20"/>
                <w:szCs w:val="20"/>
                <w:rtl w:val="0"/>
              </w:rPr>
              <w:t xml:space="preserve">Marcelo Ramos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Quattrocento Sans" w:cs="Quattrocento Sans" w:eastAsia="Quattrocento Sans" w:hAnsi="Quattrocento Sans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20"/>
                <w:szCs w:val="20"/>
                <w:rtl w:val="0"/>
              </w:rPr>
              <w:t xml:space="preserve">Toposcan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Quattrocento Sans" w:cs="Quattrocento Sans" w:eastAsia="Quattrocento Sans" w:hAnsi="Quattrocento Sans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600" w:lineRule="auto"/>
              <w:jc w:val="center"/>
              <w:rPr>
                <w:rFonts w:ascii="Quattrocento Sans" w:cs="Quattrocento Sans" w:eastAsia="Quattrocento Sans" w:hAnsi="Quattrocento Sans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20"/>
                <w:szCs w:val="20"/>
                <w:rtl w:val="0"/>
              </w:rPr>
              <w:t xml:space="preserve">        Guilherme Becker</w:t>
              <w:br w:type="textWrapping"/>
              <w:t xml:space="preserve">     Toposcan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1742758</wp:posOffset>
              </wp:positionH>
              <wp:positionV relativeFrom="paragraph">
                <wp:posOffset>187644</wp:posOffset>
              </wp:positionV>
              <wp:extent cx="1914525" cy="438150"/>
              <wp:effectExtent b="0" l="0" r="0" t="0"/>
              <wp:wrapSquare wrapText="bothSides" distB="45720" distT="45720" distL="114300" distR="114300"/>
              <wp:docPr id="187247607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403025" y="3575213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Toposcan Serviços de Engenharia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www.toposcan.com.br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1742758</wp:posOffset>
              </wp:positionH>
              <wp:positionV relativeFrom="paragraph">
                <wp:posOffset>187644</wp:posOffset>
              </wp:positionV>
              <wp:extent cx="1914525" cy="438150"/>
              <wp:effectExtent b="0" l="0" r="0" t="0"/>
              <wp:wrapSquare wrapText="bothSides" distB="45720" distT="45720" distL="114300" distR="114300"/>
              <wp:docPr id="187247607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14525" cy="438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-1195702</wp:posOffset>
              </wp:positionH>
              <wp:positionV relativeFrom="paragraph">
                <wp:posOffset>234950</wp:posOffset>
              </wp:positionV>
              <wp:extent cx="0" cy="19050"/>
              <wp:effectExtent b="0" l="0" r="0" t="0"/>
              <wp:wrapNone/>
              <wp:docPr id="187247607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512188" y="3780000"/>
                        <a:ext cx="7667625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  <a:effectLst>
                        <a:outerShdw blurRad="50800" rotWithShape="0" dir="16200000" dist="38100">
                          <a:srgbClr val="000000">
                            <a:alpha val="40000"/>
                          </a:srgbClr>
                        </a:outerShdw>
                      </a:effectLst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-1195702</wp:posOffset>
              </wp:positionH>
              <wp:positionV relativeFrom="paragraph">
                <wp:posOffset>234950</wp:posOffset>
              </wp:positionV>
              <wp:extent cx="0" cy="19050"/>
              <wp:effectExtent b="0" l="0" r="0" t="0"/>
              <wp:wrapNone/>
              <wp:docPr id="1872476072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1669613</wp:posOffset>
          </wp:positionH>
          <wp:positionV relativeFrom="paragraph">
            <wp:posOffset>-149487</wp:posOffset>
          </wp:positionV>
          <wp:extent cx="2060812" cy="221616"/>
          <wp:effectExtent b="0" l="0" r="0" t="0"/>
          <wp:wrapNone/>
          <wp:docPr id="1872476076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60812" cy="22161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2F44F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2F44F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2F44F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2F44F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2F44F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2F44F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2F44F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2F44F8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2F44F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2F44F8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2F44F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2F44F8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2F44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2F44F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2F44F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2F44F8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2F44F8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2F44F8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2F44F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F44F8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2F44F8"/>
    <w:rPr>
      <w:b w:val="1"/>
      <w:bCs w:val="1"/>
      <w:smallCaps w:val="1"/>
      <w:color w:val="0f4761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 w:val="1"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acomgrade1" w:customStyle="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cs="Times New Roman" w:eastAsia="Aptos" w:hAnsi="Aptos"/>
    </w:rPr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Forte">
    <w:name w:val="Strong"/>
    <w:basedOn w:val="Fontepargpadro"/>
    <w:uiPriority w:val="22"/>
    <w:qFormat w:val="1"/>
    <w:rsid w:val="00366388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4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5.png"/><Relationship Id="rId14" Type="http://schemas.openxmlformats.org/officeDocument/2006/relationships/image" Target="media/image12.png"/><Relationship Id="rId17" Type="http://schemas.openxmlformats.org/officeDocument/2006/relationships/header" Target="header1.xml"/><Relationship Id="rId16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6.jpg"/><Relationship Id="rId8" Type="http://schemas.openxmlformats.org/officeDocument/2006/relationships/image" Target="media/image10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zIOHtOGLEOKU/wOrO9xg0KamPg==">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2026-01-29T18:34:00Z</dcterms:created>
  <dc:creator>Guilherme  Becker</dc:creator>
</cp:coreProperties>
</file>